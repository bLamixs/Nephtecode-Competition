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D11" w:rsidRPr="00D31965" w:rsidRDefault="00A13D11" w:rsidP="00D31965">
      <w:pPr>
        <w:jc w:val="center"/>
        <w:rPr>
          <w:b/>
          <w:sz w:val="36"/>
          <w:szCs w:val="36"/>
        </w:rPr>
      </w:pPr>
    </w:p>
    <w:p w:rsidR="00A13D11" w:rsidRPr="00D31965" w:rsidRDefault="003C454C" w:rsidP="00D31965">
      <w:pPr>
        <w:jc w:val="center"/>
        <w:rPr>
          <w:b/>
          <w:sz w:val="36"/>
          <w:szCs w:val="36"/>
        </w:rPr>
      </w:pPr>
      <w:r w:rsidRPr="00D31965">
        <w:rPr>
          <w:b/>
          <w:sz w:val="36"/>
          <w:szCs w:val="36"/>
        </w:rPr>
        <w:t>Техническое задание</w:t>
      </w:r>
      <w:r w:rsidRPr="00D31965">
        <w:rPr>
          <w:b/>
          <w:sz w:val="36"/>
          <w:szCs w:val="36"/>
        </w:rPr>
        <w:br/>
        <w:t>для участников</w:t>
      </w:r>
    </w:p>
    <w:p w:rsidR="00F9487B" w:rsidRDefault="00F9487B" w:rsidP="00F9487B"/>
    <w:p w:rsidR="00F9487B" w:rsidRPr="00D31965" w:rsidRDefault="00F9487B" w:rsidP="00F9487B">
      <w:pPr>
        <w:pStyle w:val="ae"/>
        <w:numPr>
          <w:ilvl w:val="0"/>
          <w:numId w:val="10"/>
        </w:numPr>
        <w:rPr>
          <w:b/>
          <w:sz w:val="32"/>
        </w:rPr>
      </w:pPr>
      <w:r w:rsidRPr="00D31965">
        <w:rPr>
          <w:b/>
          <w:sz w:val="32"/>
        </w:rPr>
        <w:t>Постановка задачи</w:t>
      </w:r>
    </w:p>
    <w:p w:rsidR="00A13D11" w:rsidRPr="005A142E" w:rsidRDefault="003C454C" w:rsidP="00F9487B">
      <w:r w:rsidRPr="005A142E">
        <w:t xml:space="preserve">Производство товарного дизельного топлива рассматривается как связанная цепочка АВТ → гидроочистка → </w:t>
      </w:r>
      <w:proofErr w:type="spellStart"/>
      <w:r w:rsidRPr="005A142E">
        <w:t>блендинг</w:t>
      </w:r>
      <w:proofErr w:type="spellEnd"/>
      <w:r w:rsidRPr="005A142E">
        <w:t>. Изменение режима на одном участке влияет на параметры последующих стадий, качество продукта, нагрузку на оборудование и экономические показатели.</w:t>
      </w:r>
    </w:p>
    <w:p w:rsidR="00A13D11" w:rsidRPr="005A142E" w:rsidRDefault="003C454C" w:rsidP="00F9487B">
      <w:r w:rsidRPr="005A142E">
        <w:t xml:space="preserve">Задача команды — построить </w:t>
      </w:r>
      <w:proofErr w:type="spellStart"/>
      <w:r w:rsidRPr="005A142E">
        <w:t>мультиагентную</w:t>
      </w:r>
      <w:proofErr w:type="spellEnd"/>
      <w:r w:rsidRPr="005A142E">
        <w:t xml:space="preserve"> систему (МАС), которая получает состояние процесса, оценивает последствия возможных действий и формирует безопасную, объяснимую рекомендацию оператору.</w:t>
      </w:r>
    </w:p>
    <w:p w:rsidR="00A13D11" w:rsidRPr="005A142E" w:rsidRDefault="003C454C" w:rsidP="00F9487B">
      <w:r w:rsidRPr="005A142E">
        <w:t>Логика одного цикла принятия решения</w:t>
      </w:r>
    </w:p>
    <w:p w:rsidR="00A13D11" w:rsidRPr="005A142E" w:rsidRDefault="003C454C" w:rsidP="00F9487B">
      <w:pPr>
        <w:pStyle w:val="a"/>
      </w:pPr>
      <w:r w:rsidRPr="005A142E">
        <w:t>Получить актуальное состояние процесса из телеметрии и доступных анализов.</w:t>
      </w:r>
    </w:p>
    <w:p w:rsidR="00A13D11" w:rsidRPr="005A142E" w:rsidRDefault="003C454C" w:rsidP="00F9487B">
      <w:pPr>
        <w:pStyle w:val="a"/>
      </w:pPr>
      <w:r w:rsidRPr="005A142E">
        <w:t>Проверить полноту, актуальность и согласованность данных.</w:t>
      </w:r>
    </w:p>
    <w:p w:rsidR="00A13D11" w:rsidRPr="005A142E" w:rsidRDefault="003C454C" w:rsidP="00F9487B">
      <w:pPr>
        <w:pStyle w:val="a"/>
      </w:pPr>
      <w:r w:rsidRPr="005A142E">
        <w:t>Оценить текущее и прогнозное качество продукта и риск выхода за спецификацию.</w:t>
      </w:r>
    </w:p>
    <w:p w:rsidR="00A13D11" w:rsidRPr="005A142E" w:rsidRDefault="003C454C" w:rsidP="00F9487B">
      <w:pPr>
        <w:pStyle w:val="a"/>
      </w:pPr>
      <w:r w:rsidRPr="005A142E">
        <w:t>Оценить тяжесть режима / риск для оборудования по доступным технологическим признакам.</w:t>
      </w:r>
    </w:p>
    <w:p w:rsidR="00A13D11" w:rsidRPr="005A142E" w:rsidRDefault="003C454C" w:rsidP="00F9487B">
      <w:pPr>
        <w:pStyle w:val="a"/>
      </w:pPr>
      <w:r w:rsidRPr="005A142E">
        <w:t>Сформировать несколько допустимых вариантов изменения режима.</w:t>
      </w:r>
    </w:p>
    <w:p w:rsidR="00A13D11" w:rsidRPr="005A142E" w:rsidRDefault="003C454C" w:rsidP="00F9487B">
      <w:pPr>
        <w:pStyle w:val="a"/>
      </w:pPr>
      <w:r w:rsidRPr="005A142E">
        <w:t>Отбросить варианты, нарушающие жёсткие ограничения.</w:t>
      </w:r>
    </w:p>
    <w:p w:rsidR="00A13D11" w:rsidRPr="005A142E" w:rsidRDefault="003C454C" w:rsidP="00F9487B">
      <w:pPr>
        <w:pStyle w:val="a"/>
      </w:pPr>
      <w:r w:rsidRPr="005A142E">
        <w:t>Сравнить оставшиеся варианты по нескольким критериям.</w:t>
      </w:r>
    </w:p>
    <w:p w:rsidR="00A13D11" w:rsidRPr="005A142E" w:rsidRDefault="003C454C" w:rsidP="00F9487B">
      <w:pPr>
        <w:pStyle w:val="a"/>
      </w:pPr>
      <w:r w:rsidRPr="005A142E">
        <w:t>Выбрать рекомендацию и объяснить её оператору. Если допустимого решения нет — система должна сообщить об этом.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56"/>
      </w:tblGrid>
      <w:tr w:rsidR="005A142E" w:rsidRPr="005A142E">
        <w:trPr>
          <w:cantSplit/>
          <w:jc w:val="center"/>
        </w:trPr>
        <w:tc>
          <w:tcPr>
            <w:tcW w:w="10256" w:type="dxa"/>
            <w:tcBorders>
              <w:top w:val="single" w:sz="4" w:space="0" w:color="D5E1E7"/>
              <w:left w:val="single" w:sz="24" w:space="0" w:color="F0A22E"/>
              <w:bottom w:val="single" w:sz="4" w:space="0" w:color="D5E1E7"/>
              <w:right w:val="single" w:sz="4" w:space="0" w:color="D5E1E7"/>
            </w:tcBorders>
            <w:shd w:val="clear" w:color="auto" w:fill="FFF4E3"/>
            <w:tcMar>
              <w:top w:w="110" w:type="dxa"/>
              <w:left w:w="170" w:type="dxa"/>
              <w:bottom w:w="110" w:type="dxa"/>
              <w:right w:w="170" w:type="dxa"/>
            </w:tcMar>
          </w:tcPr>
          <w:p w:rsidR="00A13D11" w:rsidRPr="005A142E" w:rsidRDefault="003C454C" w:rsidP="00F9487B">
            <w:r w:rsidRPr="005A142E">
              <w:t>Ключевой принцип</w:t>
            </w:r>
          </w:p>
          <w:p w:rsidR="00A13D11" w:rsidRPr="005A142E" w:rsidRDefault="003C454C" w:rsidP="00F9487B">
            <w:r w:rsidRPr="005A142E">
              <w:t>Качество и жёсткие технологические ограничения имеют приоритет над экономическим эффектом. Недопустимый режим нельзя «компенсировать» более высокой производительностью или меньшими затратами.</w:t>
            </w:r>
          </w:p>
        </w:tc>
      </w:tr>
    </w:tbl>
    <w:p w:rsidR="00A13D11" w:rsidRPr="005A142E" w:rsidRDefault="00A13D11" w:rsidP="00F9487B"/>
    <w:p w:rsidR="00F9487B" w:rsidRDefault="00F9487B" w:rsidP="00F9487B"/>
    <w:p w:rsidR="00F9487B" w:rsidRPr="00D31965" w:rsidRDefault="00F9487B" w:rsidP="00F9487B">
      <w:pPr>
        <w:rPr>
          <w:b/>
          <w:sz w:val="32"/>
        </w:rPr>
      </w:pPr>
      <w:r w:rsidRPr="00D31965">
        <w:rPr>
          <w:b/>
          <w:sz w:val="32"/>
        </w:rPr>
        <w:t>2. Данные, которые получает команда</w:t>
      </w:r>
    </w:p>
    <w:p w:rsidR="00A13D11" w:rsidRPr="00F9487B" w:rsidRDefault="003C454C" w:rsidP="00F9487B">
      <w:r w:rsidRPr="005A142E">
        <w:t xml:space="preserve">В пакет входят исторические технологические временные ряды, лабораторные анализы, данные поточных анализаторов, справочник тегов и технологические схемы. </w:t>
      </w:r>
      <w:r w:rsidRPr="00F9487B">
        <w:t>Основные источники приведены ниже.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96"/>
      </w:tblGrid>
      <w:tr w:rsidR="00F9487B" w:rsidRPr="005A142E" w:rsidTr="00F9487B">
        <w:tc>
          <w:tcPr>
            <w:tcW w:w="2235" w:type="dxa"/>
          </w:tcPr>
          <w:p w:rsidR="00F9487B" w:rsidRPr="005A142E" w:rsidRDefault="00F9487B" w:rsidP="00F9487B">
            <w:r w:rsidRPr="005A142E">
              <w:t>Источник</w:t>
            </w:r>
          </w:p>
        </w:tc>
        <w:tc>
          <w:tcPr>
            <w:tcW w:w="7796" w:type="dxa"/>
          </w:tcPr>
          <w:p w:rsidR="00F9487B" w:rsidRPr="005A142E" w:rsidRDefault="00F9487B" w:rsidP="00F9487B">
            <w:r w:rsidRPr="005A142E">
              <w:t>Что внутри</w:t>
            </w:r>
          </w:p>
        </w:tc>
      </w:tr>
      <w:tr w:rsidR="00F9487B" w:rsidRPr="005A142E" w:rsidTr="00F9487B">
        <w:tc>
          <w:tcPr>
            <w:tcW w:w="2235" w:type="dxa"/>
          </w:tcPr>
          <w:p w:rsidR="00F9487B" w:rsidRPr="005A142E" w:rsidRDefault="00F9487B" w:rsidP="00F9487B">
            <w:r w:rsidRPr="005A142E">
              <w:t>avt_tags.csv</w:t>
            </w:r>
          </w:p>
        </w:tc>
        <w:tc>
          <w:tcPr>
            <w:tcW w:w="7796" w:type="dxa"/>
          </w:tcPr>
          <w:p w:rsidR="00F9487B" w:rsidRPr="005A142E" w:rsidRDefault="00F9487B" w:rsidP="00F9487B">
            <w:r w:rsidRPr="005A142E">
              <w:t>Телеметрия участка АВТ: температуры, давления, расходы, уровни и другие КИП-параметры.</w:t>
            </w:r>
          </w:p>
        </w:tc>
      </w:tr>
      <w:tr w:rsidR="00F9487B" w:rsidRPr="005A142E" w:rsidTr="00F9487B">
        <w:tc>
          <w:tcPr>
            <w:tcW w:w="2235" w:type="dxa"/>
          </w:tcPr>
          <w:p w:rsidR="00F9487B" w:rsidRPr="005A142E" w:rsidRDefault="00F9487B" w:rsidP="00F9487B">
            <w:r w:rsidRPr="005A142E">
              <w:t>242000_tags.csv</w:t>
            </w:r>
          </w:p>
        </w:tc>
        <w:tc>
          <w:tcPr>
            <w:tcW w:w="7796" w:type="dxa"/>
          </w:tcPr>
          <w:p w:rsidR="00F9487B" w:rsidRPr="005A142E" w:rsidRDefault="00F9487B" w:rsidP="00F9487B">
            <w:r w:rsidRPr="005A142E">
              <w:t>Телеметрия установки 24-2000 (гидроочистка/стабилизация).</w:t>
            </w:r>
          </w:p>
        </w:tc>
      </w:tr>
      <w:tr w:rsidR="00F9487B" w:rsidRPr="005A142E" w:rsidTr="00F9487B">
        <w:tc>
          <w:tcPr>
            <w:tcW w:w="2235" w:type="dxa"/>
          </w:tcPr>
          <w:p w:rsidR="00F9487B" w:rsidRPr="005A142E" w:rsidRDefault="00F9487B" w:rsidP="00F9487B">
            <w:proofErr w:type="spellStart"/>
            <w:r w:rsidRPr="005A142E">
              <w:t>ЛИМСы</w:t>
            </w:r>
            <w:proofErr w:type="spellEnd"/>
            <w:r w:rsidRPr="005A142E">
              <w:t>…</w:t>
            </w:r>
            <w:proofErr w:type="spellStart"/>
            <w:r w:rsidRPr="005A142E">
              <w:t>xlsx</w:t>
            </w:r>
            <w:proofErr w:type="spellEnd"/>
          </w:p>
        </w:tc>
        <w:tc>
          <w:tcPr>
            <w:tcW w:w="7796" w:type="dxa"/>
          </w:tcPr>
          <w:p w:rsidR="00F9487B" w:rsidRPr="005A142E" w:rsidRDefault="00F9487B" w:rsidP="00F9487B">
            <w:r w:rsidRPr="005A142E">
              <w:t>Лабораторные результаты по точкам отбора и показателям качества. Измерения редкие и асинхронные.</w:t>
            </w:r>
          </w:p>
        </w:tc>
      </w:tr>
      <w:tr w:rsidR="00F9487B" w:rsidRPr="005A142E" w:rsidTr="00F9487B">
        <w:tc>
          <w:tcPr>
            <w:tcW w:w="2235" w:type="dxa"/>
          </w:tcPr>
          <w:p w:rsidR="00F9487B" w:rsidRPr="005A142E" w:rsidRDefault="00F9487B" w:rsidP="00F9487B">
            <w:r w:rsidRPr="005A142E">
              <w:t>Выгрузка ПАК…</w:t>
            </w:r>
            <w:proofErr w:type="spellStart"/>
            <w:r w:rsidRPr="005A142E">
              <w:t>xlsx</w:t>
            </w:r>
            <w:proofErr w:type="spellEnd"/>
          </w:p>
        </w:tc>
        <w:tc>
          <w:tcPr>
            <w:tcW w:w="7796" w:type="dxa"/>
          </w:tcPr>
          <w:p w:rsidR="00F9487B" w:rsidRPr="005A142E" w:rsidRDefault="00F9487B" w:rsidP="00F9487B">
            <w:r w:rsidRPr="005A142E">
              <w:t>Поточные анализаторы, в том числе сера и расчётная плотность D15. Покрытие сигналов различается.</w:t>
            </w:r>
          </w:p>
        </w:tc>
      </w:tr>
      <w:tr w:rsidR="00F9487B" w:rsidRPr="005A142E" w:rsidTr="00F9487B">
        <w:tc>
          <w:tcPr>
            <w:tcW w:w="2235" w:type="dxa"/>
          </w:tcPr>
          <w:p w:rsidR="00F9487B" w:rsidRPr="005A142E" w:rsidRDefault="00F9487B" w:rsidP="00F9487B">
            <w:r w:rsidRPr="005A142E">
              <w:t>теги на хакатон.xlsx</w:t>
            </w:r>
          </w:p>
        </w:tc>
        <w:tc>
          <w:tcPr>
            <w:tcW w:w="7796" w:type="dxa"/>
          </w:tcPr>
          <w:p w:rsidR="00F9487B" w:rsidRPr="005A142E" w:rsidRDefault="00F9487B" w:rsidP="00F9487B">
            <w:r w:rsidRPr="005A142E">
              <w:t>Листы КИП, ЛА, ПАК и ВАК: расшифровка тегов, лабораторных точек, поточных и виртуальных анализаторов.</w:t>
            </w:r>
          </w:p>
        </w:tc>
      </w:tr>
      <w:tr w:rsidR="00F9487B" w:rsidRPr="005A142E" w:rsidTr="00F9487B">
        <w:tc>
          <w:tcPr>
            <w:tcW w:w="2235" w:type="dxa"/>
          </w:tcPr>
          <w:p w:rsidR="00F9487B" w:rsidRPr="005A142E" w:rsidRDefault="00F9487B" w:rsidP="00F9487B">
            <w:r w:rsidRPr="005A142E">
              <w:t>Технологические схемы и описания</w:t>
            </w:r>
          </w:p>
        </w:tc>
        <w:tc>
          <w:tcPr>
            <w:tcW w:w="7796" w:type="dxa"/>
          </w:tcPr>
          <w:p w:rsidR="00F9487B" w:rsidRPr="005A142E" w:rsidRDefault="00F9487B" w:rsidP="00F9487B">
            <w:r w:rsidRPr="005A142E">
              <w:t xml:space="preserve">Схемы и материалы по АВТ, гидроочистке и </w:t>
            </w:r>
            <w:proofErr w:type="spellStart"/>
            <w:r w:rsidRPr="005A142E">
              <w:t>блендингу</w:t>
            </w:r>
            <w:proofErr w:type="spellEnd"/>
            <w:r w:rsidRPr="005A142E">
              <w:t>.</w:t>
            </w:r>
          </w:p>
        </w:tc>
      </w:tr>
    </w:tbl>
    <w:p w:rsidR="00A13D11" w:rsidRPr="005A142E" w:rsidRDefault="00A13D11" w:rsidP="00F9487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56"/>
      </w:tblGrid>
      <w:tr w:rsidR="005A142E" w:rsidRPr="005A142E">
        <w:trPr>
          <w:cantSplit/>
          <w:jc w:val="center"/>
        </w:trPr>
        <w:tc>
          <w:tcPr>
            <w:tcW w:w="10256" w:type="dxa"/>
            <w:tcBorders>
              <w:top w:val="single" w:sz="4" w:space="0" w:color="D5E1E7"/>
              <w:left w:val="single" w:sz="24" w:space="0" w:color="2A8F8B"/>
              <w:bottom w:val="single" w:sz="4" w:space="0" w:color="D5E1E7"/>
              <w:right w:val="single" w:sz="4" w:space="0" w:color="D5E1E7"/>
            </w:tcBorders>
            <w:shd w:val="clear" w:color="auto" w:fill="EAF6F1"/>
            <w:tcMar>
              <w:top w:w="110" w:type="dxa"/>
              <w:left w:w="170" w:type="dxa"/>
              <w:bottom w:w="110" w:type="dxa"/>
              <w:right w:w="170" w:type="dxa"/>
            </w:tcMar>
          </w:tcPr>
          <w:p w:rsidR="00A13D11" w:rsidRPr="005A142E" w:rsidRDefault="003C454C" w:rsidP="00F9487B">
            <w:r w:rsidRPr="005A142E">
              <w:t>Практическая подсказка по телеметрии</w:t>
            </w:r>
          </w:p>
          <w:p w:rsidR="00A13D11" w:rsidRPr="005A142E" w:rsidRDefault="003C454C" w:rsidP="00F9487B">
            <w:r w:rsidRPr="005A142E">
              <w:t xml:space="preserve">Файлы avt_tags.csv и 242000_tags.csv содержат синхронные 10-минутные ряды (около 189 тыс. временных точек с 01.01.2023 по 07.08.2026). Колонки вида </w:t>
            </w:r>
            <w:proofErr w:type="spellStart"/>
            <w:r w:rsidRPr="005A142E">
              <w:t>Unnamed</w:t>
            </w:r>
            <w:proofErr w:type="spellEnd"/>
            <w:r w:rsidRPr="005A142E">
              <w:t xml:space="preserve">: … являются служебными индексами; временной ключ — </w:t>
            </w:r>
            <w:proofErr w:type="spellStart"/>
            <w:r w:rsidRPr="005A142E">
              <w:t>date</w:t>
            </w:r>
            <w:proofErr w:type="spellEnd"/>
            <w:r w:rsidRPr="005A142E">
              <w:t>.</w:t>
            </w:r>
          </w:p>
        </w:tc>
      </w:tr>
    </w:tbl>
    <w:p w:rsidR="00A13D11" w:rsidRPr="005A142E" w:rsidRDefault="00A13D11" w:rsidP="00F9487B"/>
    <w:p w:rsidR="00A13D11" w:rsidRPr="005A142E" w:rsidRDefault="003C454C" w:rsidP="00F9487B">
      <w:r w:rsidRPr="005A142E">
        <w:t>Правила работы с источниками качества</w:t>
      </w:r>
    </w:p>
    <w:p w:rsidR="00A13D11" w:rsidRPr="005A142E" w:rsidRDefault="003C454C" w:rsidP="00F9487B">
      <w:pPr>
        <w:pStyle w:val="a0"/>
      </w:pPr>
      <w:r w:rsidRPr="005A142E">
        <w:rPr>
          <w:b/>
        </w:rPr>
        <w:t>Приоритет по качеству:</w:t>
      </w:r>
      <w:r w:rsidRPr="005A142E">
        <w:t xml:space="preserve"> ЛИМС → ПАК → расчётные/виртуальные анализаторы. Если значения расходятся, лабораторный результат считается контрольным фактом.</w:t>
      </w:r>
      <w:ins w:id="0" w:author="Пампура Виталий Михайлович" w:date="2026-08-14T09:09:00Z">
        <w:r w:rsidR="00BC78D6" w:rsidRPr="00BC78D6">
          <w:rPr>
            <w:rPrChange w:id="1" w:author="Пампура Виталий Михайлович" w:date="2026-08-14T09:09:00Z">
              <w:rPr>
                <w:lang w:val="en-US"/>
              </w:rPr>
            </w:rPrChange>
          </w:rPr>
          <w:t xml:space="preserve"> </w:t>
        </w:r>
        <w:r w:rsidR="00BC78D6">
          <w:t>Необходимо учитывать, что ПАК могут периодически выходить из строя.</w:t>
        </w:r>
      </w:ins>
    </w:p>
    <w:p w:rsidR="00A13D11" w:rsidRPr="005A142E" w:rsidRDefault="003C454C" w:rsidP="00F9487B">
      <w:pPr>
        <w:pStyle w:val="a0"/>
      </w:pPr>
      <w:r w:rsidRPr="005A142E">
        <w:rPr>
          <w:b/>
        </w:rPr>
        <w:t>Синхронизация — только по времени.</w:t>
      </w:r>
      <w:r w:rsidRPr="005A142E">
        <w:t xml:space="preserve"> Не сопоставляйте ЛИМС и ПАК с телеметрией по номеру строки: источники имеют разную частоту и покрытие.</w:t>
      </w:r>
    </w:p>
    <w:p w:rsidR="00A13D11" w:rsidRPr="005A142E" w:rsidRDefault="003C454C" w:rsidP="00F9487B">
      <w:pPr>
        <w:pStyle w:val="a0"/>
      </w:pPr>
      <w:r w:rsidRPr="005A142E">
        <w:rPr>
          <w:b/>
        </w:rPr>
        <w:t>Храните возраст анализа.</w:t>
      </w:r>
      <w:r w:rsidRPr="005A142E">
        <w:t xml:space="preserve"> Важно знать не только последнее доступное значение ЛИМС/ПАК, но и сколько времени прошло с момента измерения.</w:t>
      </w:r>
      <w:ins w:id="2" w:author="Пампура Виталий Михайлович" w:date="2026-08-14T09:10:00Z">
        <w:r w:rsidR="00BC78D6">
          <w:t xml:space="preserve"> Не забывайте, что изменения технологических параметров (температура, давление и т.п.</w:t>
        </w:r>
      </w:ins>
      <w:ins w:id="3" w:author="Пампура Виталий Михайлович" w:date="2026-08-14T09:11:00Z">
        <w:r w:rsidR="00BC78D6">
          <w:t xml:space="preserve">) только через некоторое время приводят к изменению качества продукта (запаздывание отклика). </w:t>
        </w:r>
      </w:ins>
    </w:p>
    <w:p w:rsidR="00A13D11" w:rsidRPr="005A142E" w:rsidRDefault="003C454C" w:rsidP="00F9487B">
      <w:pPr>
        <w:pStyle w:val="a0"/>
      </w:pPr>
      <w:r w:rsidRPr="005A142E">
        <w:rPr>
          <w:b/>
        </w:rPr>
        <w:t>Единицы измерения приводите явно.</w:t>
      </w:r>
      <w:r w:rsidRPr="005A142E">
        <w:t xml:space="preserve"> Конвертации должны быть описаны и воспроизводимы.</w:t>
      </w:r>
    </w:p>
    <w:p w:rsidR="00A13D11" w:rsidRPr="005A142E" w:rsidRDefault="003C454C" w:rsidP="00F9487B">
      <w:pPr>
        <w:pStyle w:val="a0"/>
      </w:pPr>
      <w:r w:rsidRPr="005A142E">
        <w:rPr>
          <w:b/>
        </w:rPr>
        <w:t>Смысл тега берите из справочника КИП.</w:t>
      </w:r>
      <w:r w:rsidRPr="005A142E">
        <w:t xml:space="preserve"> Не делайте вывод о физическом смысле только по букве в коротком имени.</w:t>
      </w:r>
    </w:p>
    <w:p w:rsidR="00A13D11" w:rsidRPr="005A142E" w:rsidRDefault="00A13D11" w:rsidP="00F9487B"/>
    <w:p w:rsidR="00A13D11" w:rsidRPr="00D31965" w:rsidRDefault="003C454C" w:rsidP="00F9487B">
      <w:pPr>
        <w:rPr>
          <w:b/>
          <w:sz w:val="32"/>
        </w:rPr>
      </w:pPr>
      <w:r w:rsidRPr="00D31965">
        <w:rPr>
          <w:b/>
          <w:sz w:val="32"/>
        </w:rPr>
        <w:t xml:space="preserve">3. </w:t>
      </w:r>
      <w:r w:rsidR="00F9487B" w:rsidRPr="00D31965">
        <w:rPr>
          <w:b/>
          <w:sz w:val="32"/>
        </w:rPr>
        <w:t>Предлагаемая</w:t>
      </w:r>
      <w:r w:rsidRPr="00D31965">
        <w:rPr>
          <w:b/>
          <w:sz w:val="32"/>
        </w:rPr>
        <w:t xml:space="preserve"> архитектура МАС</w:t>
      </w:r>
    </w:p>
    <w:p w:rsidR="00A13D11" w:rsidRPr="005A142E" w:rsidRDefault="003C454C" w:rsidP="00F9487B">
      <w:r w:rsidRPr="005A142E">
        <w:t>В ре</w:t>
      </w:r>
      <w:r w:rsidR="00F9487B">
        <w:t>шении может присутствовать любое количество логических ролей</w:t>
      </w:r>
      <w:r w:rsidRPr="005A142E">
        <w:t>. Они могут быть реализованы отдельными классами/сервисами или иным способом, но взаимодействие между ролями должно быть явно показано в коде и на демонстрации.</w:t>
      </w:r>
      <w:r w:rsidR="00F9487B">
        <w:br/>
        <w:t>В т</w:t>
      </w:r>
      <w:ins w:id="4" w:author="Пампура Виталий Михайлович" w:date="2026-08-14T09:13:00Z">
        <w:r w:rsidR="00BC78D6">
          <w:t>а</w:t>
        </w:r>
      </w:ins>
      <w:del w:id="5" w:author="Пампура Виталий Михайлович" w:date="2026-08-14T09:13:00Z">
        <w:r w:rsidR="00F9487B" w:rsidDel="00BC78D6">
          <w:delText>п</w:delText>
        </w:r>
      </w:del>
      <w:r w:rsidR="00F9487B">
        <w:t>блице представлены примеры того, как могут выглядеть агенты и что могут делать и возвращать, не является обязательным условием при выполнении.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3969"/>
        <w:gridCol w:w="3231"/>
      </w:tblGrid>
      <w:tr w:rsidR="005A142E" w:rsidRPr="005A142E" w:rsidTr="00F9487B">
        <w:tc>
          <w:tcPr>
            <w:tcW w:w="1871" w:type="dxa"/>
          </w:tcPr>
          <w:p w:rsidR="00A13D11" w:rsidRPr="005A142E" w:rsidRDefault="003C454C" w:rsidP="00F9487B">
            <w:r w:rsidRPr="005A142E">
              <w:t>Роль</w:t>
            </w:r>
          </w:p>
        </w:tc>
        <w:tc>
          <w:tcPr>
            <w:tcW w:w="3969" w:type="dxa"/>
          </w:tcPr>
          <w:p w:rsidR="00A13D11" w:rsidRPr="005A142E" w:rsidRDefault="003C454C" w:rsidP="00F9487B">
            <w:r w:rsidRPr="005A142E">
              <w:t>Функция</w:t>
            </w:r>
          </w:p>
        </w:tc>
        <w:tc>
          <w:tcPr>
            <w:tcW w:w="3231" w:type="dxa"/>
          </w:tcPr>
          <w:p w:rsidR="00A13D11" w:rsidRPr="005A142E" w:rsidRDefault="003C454C" w:rsidP="00F9487B">
            <w:r w:rsidRPr="005A142E">
              <w:t>Что должна возвращать</w:t>
            </w:r>
          </w:p>
        </w:tc>
      </w:tr>
      <w:tr w:rsidR="005A142E" w:rsidRPr="005A142E" w:rsidTr="00F9487B">
        <w:tc>
          <w:tcPr>
            <w:tcW w:w="1871" w:type="dxa"/>
          </w:tcPr>
          <w:p w:rsidR="00A13D11" w:rsidRPr="005A142E" w:rsidRDefault="003C454C" w:rsidP="00F9487B">
            <w:r w:rsidRPr="005A142E">
              <w:t>Агент качества</w:t>
            </w:r>
          </w:p>
        </w:tc>
        <w:tc>
          <w:tcPr>
            <w:tcW w:w="3969" w:type="dxa"/>
          </w:tcPr>
          <w:p w:rsidR="00A13D11" w:rsidRPr="005A142E" w:rsidRDefault="003C454C" w:rsidP="00F9487B">
            <w:r w:rsidRPr="005A142E">
              <w:t>Оценивает текущее/прогнозное качество; выявляет риск выхода за спецификацию; оценивает влияние изменения режима.</w:t>
            </w:r>
          </w:p>
        </w:tc>
        <w:tc>
          <w:tcPr>
            <w:tcW w:w="3231" w:type="dxa"/>
          </w:tcPr>
          <w:p w:rsidR="00A13D11" w:rsidRPr="005A142E" w:rsidRDefault="003C454C" w:rsidP="00F9487B">
            <w:r w:rsidRPr="005A142E">
              <w:t>Прогноз показателей качества, риск нарушения, уверенность/качество данных.</w:t>
            </w:r>
          </w:p>
        </w:tc>
      </w:tr>
      <w:tr w:rsidR="005A142E" w:rsidRPr="005A142E" w:rsidTr="00F9487B">
        <w:tc>
          <w:tcPr>
            <w:tcW w:w="1871" w:type="dxa"/>
          </w:tcPr>
          <w:p w:rsidR="00A13D11" w:rsidRPr="005A142E" w:rsidRDefault="003C454C" w:rsidP="00F9487B">
            <w:r w:rsidRPr="005A142E">
              <w:t>Агент надёжности</w:t>
            </w:r>
          </w:p>
        </w:tc>
        <w:tc>
          <w:tcPr>
            <w:tcW w:w="3969" w:type="dxa"/>
          </w:tcPr>
          <w:p w:rsidR="00A13D11" w:rsidRPr="005A142E" w:rsidRDefault="003C454C" w:rsidP="00F9487B">
            <w:r w:rsidRPr="005A142E">
              <w:t>Оценивает тяжесть режима и риск для оборудования/катализатора по доступным признакам. При отсутствии прямой разметки допускаются прокси-метрики с явным описанием допущений.</w:t>
            </w:r>
          </w:p>
        </w:tc>
        <w:tc>
          <w:tcPr>
            <w:tcW w:w="3231" w:type="dxa"/>
          </w:tcPr>
          <w:p w:rsidR="00A13D11" w:rsidRPr="005A142E" w:rsidRDefault="003C454C" w:rsidP="00F9487B">
            <w:r w:rsidRPr="005A142E">
              <w:t>Индекс/класс риска, факторы риска, допустимость режима, ограничения для оптимизации.</w:t>
            </w:r>
          </w:p>
        </w:tc>
      </w:tr>
      <w:tr w:rsidR="005A142E" w:rsidRPr="005A142E" w:rsidTr="00F9487B">
        <w:tc>
          <w:tcPr>
            <w:tcW w:w="1871" w:type="dxa"/>
          </w:tcPr>
          <w:p w:rsidR="00A13D11" w:rsidRPr="005A142E" w:rsidRDefault="003C454C" w:rsidP="00F9487B">
            <w:r w:rsidRPr="005A142E">
              <w:t>Агент оптимизации</w:t>
            </w:r>
          </w:p>
        </w:tc>
        <w:tc>
          <w:tcPr>
            <w:tcW w:w="3969" w:type="dxa"/>
          </w:tcPr>
          <w:p w:rsidR="00A13D11" w:rsidRPr="005A142E" w:rsidRDefault="003C454C" w:rsidP="00F9487B">
            <w:r w:rsidRPr="005A142E">
              <w:t>Генерирует и сравнивает варианты управляющих воздействий с учётом ограничений и прогнозов других агентов.</w:t>
            </w:r>
          </w:p>
        </w:tc>
        <w:tc>
          <w:tcPr>
            <w:tcW w:w="3231" w:type="dxa"/>
          </w:tcPr>
          <w:p w:rsidR="00A13D11" w:rsidRPr="005A142E" w:rsidRDefault="003C454C" w:rsidP="00F9487B">
            <w:r w:rsidRPr="005A142E">
              <w:t>Набор допустимых сценариев, их метрики, рекомендуемые параметры/изменения.</w:t>
            </w:r>
          </w:p>
        </w:tc>
      </w:tr>
      <w:tr w:rsidR="005A142E" w:rsidRPr="005A142E" w:rsidTr="00F9487B">
        <w:tc>
          <w:tcPr>
            <w:tcW w:w="1871" w:type="dxa"/>
          </w:tcPr>
          <w:p w:rsidR="00A13D11" w:rsidRPr="005A142E" w:rsidRDefault="003C454C" w:rsidP="00F9487B">
            <w:r w:rsidRPr="005A142E">
              <w:t>Оркестратор</w:t>
            </w:r>
          </w:p>
        </w:tc>
        <w:tc>
          <w:tcPr>
            <w:tcW w:w="3969" w:type="dxa"/>
          </w:tcPr>
          <w:p w:rsidR="00A13D11" w:rsidRPr="005A142E" w:rsidRDefault="003C454C" w:rsidP="00F9487B">
            <w:r w:rsidRPr="005A142E">
              <w:t>Запрашивает оценки агентов, разрешает конфликт целей, проверяет согласованность и формирует итог.</w:t>
            </w:r>
          </w:p>
        </w:tc>
        <w:tc>
          <w:tcPr>
            <w:tcW w:w="3231" w:type="dxa"/>
          </w:tcPr>
          <w:p w:rsidR="00A13D11" w:rsidRPr="005A142E" w:rsidRDefault="003C454C" w:rsidP="00F9487B">
            <w:r w:rsidRPr="005A142E">
              <w:t>Финальная рекомендация оператору, объяснение, альтернативы или сообщение об отсутствии допустимого решения.</w:t>
            </w:r>
          </w:p>
        </w:tc>
      </w:tr>
    </w:tbl>
    <w:p w:rsidR="00A13D11" w:rsidRPr="005A142E" w:rsidRDefault="00A13D11" w:rsidP="00F9487B"/>
    <w:p w:rsidR="00A13D11" w:rsidRPr="00D31965" w:rsidRDefault="003C454C" w:rsidP="00F9487B">
      <w:pPr>
        <w:rPr>
          <w:b/>
          <w:sz w:val="32"/>
          <w:szCs w:val="30"/>
        </w:rPr>
      </w:pPr>
      <w:r w:rsidRPr="00D31965">
        <w:rPr>
          <w:b/>
          <w:sz w:val="32"/>
          <w:szCs w:val="30"/>
        </w:rPr>
        <w:lastRenderedPageBreak/>
        <w:t>4. Управляющие воздействия и оптимизация</w:t>
      </w:r>
    </w:p>
    <w:p w:rsidR="00A13D11" w:rsidRPr="005A142E" w:rsidRDefault="003C454C" w:rsidP="00F9487B">
      <w:r w:rsidRPr="005A142E">
        <w:t xml:space="preserve">Не каждый измеряемый тег является управляемым. Команда должна выбрать ограниченный набор параметров, которые использует как </w:t>
      </w:r>
      <w:proofErr w:type="spellStart"/>
      <w:r w:rsidRPr="005A142E">
        <w:t>кандидатные</w:t>
      </w:r>
      <w:proofErr w:type="spellEnd"/>
      <w:r w:rsidRPr="005A142E">
        <w:t xml:space="preserve"> управляющие воздействия, и обосновать выбор по технологическим материалам и справочнику.</w:t>
      </w:r>
    </w:p>
    <w:p w:rsidR="00A13D11" w:rsidRPr="005A142E" w:rsidRDefault="003C454C" w:rsidP="00F9487B">
      <w:r w:rsidRPr="005A142E">
        <w:t xml:space="preserve">В модели могут рассматриваться, например, температура/расход на стадиях АВТ, режимные параметры гидроочистки, соотношение газ/сырьё, доли компонентов </w:t>
      </w:r>
      <w:proofErr w:type="spellStart"/>
      <w:r w:rsidRPr="005A142E">
        <w:t>блендинга</w:t>
      </w:r>
      <w:proofErr w:type="spellEnd"/>
      <w:r w:rsidRPr="005A142E">
        <w:t xml:space="preserve"> и дозировка присадок — только в той части, которая подтверждается выданными материалами и вашей постановкой.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56"/>
      </w:tblGrid>
      <w:tr w:rsidR="005A142E" w:rsidRPr="005A142E">
        <w:trPr>
          <w:cantSplit/>
          <w:jc w:val="center"/>
        </w:trPr>
        <w:tc>
          <w:tcPr>
            <w:tcW w:w="10256" w:type="dxa"/>
            <w:tcBorders>
              <w:top w:val="single" w:sz="4" w:space="0" w:color="D5E1E7"/>
              <w:left w:val="single" w:sz="24" w:space="0" w:color="F0A22E"/>
              <w:bottom w:val="single" w:sz="4" w:space="0" w:color="D5E1E7"/>
              <w:right w:val="single" w:sz="4" w:space="0" w:color="D5E1E7"/>
            </w:tcBorders>
            <w:shd w:val="clear" w:color="auto" w:fill="FFF4E3"/>
            <w:tcMar>
              <w:top w:w="110" w:type="dxa"/>
              <w:left w:w="170" w:type="dxa"/>
              <w:bottom w:w="110" w:type="dxa"/>
              <w:right w:w="170" w:type="dxa"/>
            </w:tcMar>
          </w:tcPr>
          <w:p w:rsidR="00A13D11" w:rsidRPr="005A142E" w:rsidRDefault="003C454C" w:rsidP="00F9487B">
            <w:r w:rsidRPr="005A142E">
              <w:t>Правило границ</w:t>
            </w:r>
          </w:p>
          <w:p w:rsidR="00A13D11" w:rsidRPr="005A142E" w:rsidRDefault="003C454C" w:rsidP="00F9487B">
            <w:r w:rsidRPr="005A142E">
              <w:t xml:space="preserve">Если для параметра в пакете нет подтверждённого рабочего диапазона, не выдавайте исторический </w:t>
            </w:r>
            <w:proofErr w:type="spellStart"/>
            <w:r w:rsidRPr="005A142E">
              <w:t>min</w:t>
            </w:r>
            <w:proofErr w:type="spellEnd"/>
            <w:r w:rsidRPr="005A142E">
              <w:t>/</w:t>
            </w:r>
            <w:proofErr w:type="spellStart"/>
            <w:r w:rsidRPr="005A142E">
              <w:t>max</w:t>
            </w:r>
            <w:proofErr w:type="spellEnd"/>
            <w:r w:rsidRPr="005A142E">
              <w:t xml:space="preserve"> за промышленный предел. Можно задать консервативный модельный диапазон на основе истории или литературы, но он должен быть явно помечен как допущение для эксперимента.</w:t>
            </w:r>
          </w:p>
        </w:tc>
      </w:tr>
    </w:tbl>
    <w:p w:rsidR="00A13D11" w:rsidRPr="005A142E" w:rsidRDefault="00A13D11" w:rsidP="00F9487B"/>
    <w:p w:rsidR="00A13D11" w:rsidRPr="005A142E" w:rsidRDefault="003C454C" w:rsidP="00F9487B">
      <w:r w:rsidRPr="005A142E">
        <w:t>Что оптимизируем</w:t>
      </w:r>
    </w:p>
    <w:p w:rsidR="00A13D11" w:rsidRPr="005A142E" w:rsidRDefault="003C454C" w:rsidP="00F9487B">
      <w:pPr>
        <w:pStyle w:val="a0"/>
      </w:pPr>
      <w:r w:rsidRPr="005A142E">
        <w:t>качество товарного продукта и отсутствие нарушений спецификации — как жёсткое требование;</w:t>
      </w:r>
    </w:p>
    <w:p w:rsidR="00A13D11" w:rsidRPr="005A142E" w:rsidRDefault="003C454C" w:rsidP="00F9487B">
      <w:pPr>
        <w:pStyle w:val="a0"/>
      </w:pPr>
      <w:r w:rsidRPr="005A142E">
        <w:t>производительность / выпуск;</w:t>
      </w:r>
    </w:p>
    <w:p w:rsidR="00A13D11" w:rsidRPr="005A142E" w:rsidRDefault="003C454C" w:rsidP="00F9487B">
      <w:pPr>
        <w:pStyle w:val="a0"/>
      </w:pPr>
      <w:proofErr w:type="spellStart"/>
      <w:r w:rsidRPr="005A142E">
        <w:t>энергозатраты</w:t>
      </w:r>
      <w:proofErr w:type="spellEnd"/>
      <w:r w:rsidRPr="005A142E">
        <w:t xml:space="preserve"> и/или прозрачный стоимостной прокси, если фактических экономических данных недостаточно;</w:t>
      </w:r>
    </w:p>
    <w:p w:rsidR="00A13D11" w:rsidRPr="005A142E" w:rsidRDefault="003C454C" w:rsidP="00F9487B">
      <w:pPr>
        <w:pStyle w:val="a0"/>
      </w:pPr>
      <w:r w:rsidRPr="005A142E">
        <w:t>тяжесть режима, деградацию или другой показатель риска для оборудования/катализатора.</w:t>
      </w:r>
    </w:p>
    <w:p w:rsidR="00A13D11" w:rsidRPr="005A142E" w:rsidRDefault="003C454C" w:rsidP="00F9487B">
      <w:r w:rsidRPr="005A142E">
        <w:t>Допускается взвешенная целевая функция, ранжирование вариантов или Парето-подход. Важно, чтобы критерии были понятны, воспроизводимы и не позволяли нарушать жёсткие ограничения ради улучшения других метрик.</w:t>
      </w:r>
    </w:p>
    <w:p w:rsidR="00A13D11" w:rsidRPr="005A142E" w:rsidRDefault="003C454C" w:rsidP="00F9487B">
      <w:r w:rsidRPr="005A142E">
        <w:t>Минимальные жёсткие проверки</w:t>
      </w:r>
    </w:p>
    <w:p w:rsidR="00A13D11" w:rsidRPr="005A142E" w:rsidRDefault="003C454C" w:rsidP="00F9487B">
      <w:pPr>
        <w:pStyle w:val="a0"/>
      </w:pPr>
      <w:r w:rsidRPr="005A142E">
        <w:t>содержание серы в товарном дизельном топливе — не более 10 мг/кг;</w:t>
      </w:r>
    </w:p>
    <w:p w:rsidR="00A13D11" w:rsidRPr="005A142E" w:rsidRDefault="003C454C" w:rsidP="00F9487B">
      <w:pPr>
        <w:pStyle w:val="a0"/>
      </w:pPr>
      <w:r w:rsidRPr="005A142E">
        <w:t>другие требования к качеству — в соответствии с выданной спецификацией/условиями выбранного сценария;</w:t>
      </w:r>
    </w:p>
    <w:p w:rsidR="00A13D11" w:rsidRPr="005A142E" w:rsidRDefault="003C454C" w:rsidP="00F9487B">
      <w:pPr>
        <w:pStyle w:val="a0"/>
      </w:pPr>
      <w:r w:rsidRPr="005A142E">
        <w:t xml:space="preserve">доли компонентов при </w:t>
      </w:r>
      <w:proofErr w:type="spellStart"/>
      <w:r w:rsidRPr="005A142E">
        <w:t>блендинге</w:t>
      </w:r>
      <w:proofErr w:type="spellEnd"/>
      <w:r w:rsidRPr="005A142E">
        <w:t xml:space="preserve"> должны составлять 100%;</w:t>
      </w:r>
    </w:p>
    <w:p w:rsidR="00A13D11" w:rsidRPr="005A142E" w:rsidRDefault="003C454C" w:rsidP="00F9487B">
      <w:pPr>
        <w:pStyle w:val="a0"/>
      </w:pPr>
      <w:r w:rsidRPr="005A142E">
        <w:t>рекомендация не должна выходить за явно заданные технологические/модельные ограничения;</w:t>
      </w:r>
    </w:p>
    <w:p w:rsidR="00A13D11" w:rsidRPr="005A142E" w:rsidRDefault="003C454C" w:rsidP="00F9487B">
      <w:pPr>
        <w:pStyle w:val="a0"/>
      </w:pPr>
      <w:r w:rsidRPr="005A142E">
        <w:t>при нехватке данных или отсутствии допустимого варианта система должна отказаться от рискованной рекомендации и объяснить причину.</w:t>
      </w:r>
    </w:p>
    <w:p w:rsidR="00A13D11" w:rsidRPr="00D31965" w:rsidRDefault="003C454C" w:rsidP="00F9487B">
      <w:pPr>
        <w:rPr>
          <w:rFonts w:cs="Arial"/>
          <w:b/>
          <w:sz w:val="32"/>
        </w:rPr>
      </w:pPr>
      <w:r w:rsidRPr="00D31965">
        <w:rPr>
          <w:rFonts w:cs="Arial"/>
          <w:b/>
          <w:sz w:val="32"/>
        </w:rPr>
        <w:t xml:space="preserve">5. </w:t>
      </w:r>
      <w:r w:rsidR="00F9487B" w:rsidRPr="00D31965">
        <w:rPr>
          <w:rFonts w:cs="Arial"/>
          <w:b/>
          <w:sz w:val="32"/>
        </w:rPr>
        <w:t>Пример рекомендаций оператору</w:t>
      </w:r>
    </w:p>
    <w:p w:rsidR="00A13D11" w:rsidRPr="005A142E" w:rsidRDefault="00A13D11" w:rsidP="00F9487B"/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5A142E" w:rsidRPr="005A142E" w:rsidTr="00F9487B">
        <w:tc>
          <w:tcPr>
            <w:tcW w:w="2268" w:type="dxa"/>
          </w:tcPr>
          <w:p w:rsidR="00A13D11" w:rsidRPr="005A142E" w:rsidRDefault="003C454C" w:rsidP="00F9487B">
            <w:r w:rsidRPr="005A142E">
              <w:t>Блок</w:t>
            </w:r>
          </w:p>
        </w:tc>
        <w:tc>
          <w:tcPr>
            <w:tcW w:w="6803" w:type="dxa"/>
          </w:tcPr>
          <w:p w:rsidR="00A13D11" w:rsidRPr="005A142E" w:rsidRDefault="003C454C" w:rsidP="00F9487B">
            <w:r w:rsidRPr="005A142E">
              <w:t>Что показать</w:t>
            </w:r>
          </w:p>
        </w:tc>
      </w:tr>
      <w:tr w:rsidR="005A142E" w:rsidRPr="005A142E" w:rsidTr="00F9487B">
        <w:tc>
          <w:tcPr>
            <w:tcW w:w="2268" w:type="dxa"/>
          </w:tcPr>
          <w:p w:rsidR="00A13D11" w:rsidRPr="005A142E" w:rsidRDefault="003C454C" w:rsidP="00F9487B">
            <w:r w:rsidRPr="005A142E">
              <w:t>Время и состояние</w:t>
            </w:r>
          </w:p>
        </w:tc>
        <w:tc>
          <w:tcPr>
            <w:tcW w:w="6803" w:type="dxa"/>
          </w:tcPr>
          <w:p w:rsidR="00A13D11" w:rsidRPr="005A142E" w:rsidRDefault="003C454C" w:rsidP="00F9487B">
            <w:r w:rsidRPr="005A142E">
              <w:t>Временная метка, ключевые актуальные параметры, свежесть ЛИМС/ПАК.</w:t>
            </w:r>
          </w:p>
        </w:tc>
      </w:tr>
      <w:tr w:rsidR="005A142E" w:rsidRPr="005A142E" w:rsidTr="00F9487B">
        <w:tc>
          <w:tcPr>
            <w:tcW w:w="2268" w:type="dxa"/>
          </w:tcPr>
          <w:p w:rsidR="00A13D11" w:rsidRPr="005A142E" w:rsidRDefault="003C454C" w:rsidP="00F9487B">
            <w:r w:rsidRPr="005A142E">
              <w:t>Проблема / риск</w:t>
            </w:r>
          </w:p>
        </w:tc>
        <w:tc>
          <w:tcPr>
            <w:tcW w:w="6803" w:type="dxa"/>
          </w:tcPr>
          <w:p w:rsidR="00A13D11" w:rsidRPr="005A142E" w:rsidRDefault="003C454C" w:rsidP="00F9487B">
            <w:r w:rsidRPr="005A142E">
              <w:t xml:space="preserve">Что обнаружено: риск </w:t>
            </w:r>
            <w:ins w:id="6" w:author="Пампура Виталий Михайлович" w:date="2026-08-14T09:39:00Z">
              <w:r w:rsidR="00335148">
                <w:t xml:space="preserve">нарушения ограничения по содержанию </w:t>
              </w:r>
            </w:ins>
            <w:r w:rsidRPr="005A142E">
              <w:t>серы</w:t>
            </w:r>
            <w:ins w:id="7" w:author="Пампура Виталий Михайлович" w:date="2026-08-14T09:39:00Z">
              <w:r w:rsidR="00335148">
                <w:t xml:space="preserve"> в продукте</w:t>
              </w:r>
            </w:ins>
            <w:bookmarkStart w:id="8" w:name="_GoBack"/>
            <w:bookmarkEnd w:id="8"/>
            <w:r w:rsidRPr="005A142E">
              <w:t>, ухудшение качества, тяжёлый режим, нехватка данных и т.п.</w:t>
            </w:r>
          </w:p>
        </w:tc>
      </w:tr>
      <w:tr w:rsidR="005A142E" w:rsidRPr="005A142E" w:rsidTr="00F9487B">
        <w:tc>
          <w:tcPr>
            <w:tcW w:w="2268" w:type="dxa"/>
          </w:tcPr>
          <w:p w:rsidR="00A13D11" w:rsidRPr="005A142E" w:rsidRDefault="003C454C" w:rsidP="00F9487B">
            <w:r w:rsidRPr="005A142E">
              <w:t>Предлагаемое действие</w:t>
            </w:r>
          </w:p>
        </w:tc>
        <w:tc>
          <w:tcPr>
            <w:tcW w:w="6803" w:type="dxa"/>
          </w:tcPr>
          <w:p w:rsidR="00A13D11" w:rsidRPr="005A142E" w:rsidRDefault="003C454C" w:rsidP="00F9487B">
            <w:r w:rsidRPr="005A142E">
              <w:t>Какие параметры изменить: тег/параметр, текущее значение → рекомендуемое значение или направление изменения.</w:t>
            </w:r>
          </w:p>
        </w:tc>
      </w:tr>
      <w:tr w:rsidR="005A142E" w:rsidRPr="005A142E" w:rsidTr="00F9487B">
        <w:tc>
          <w:tcPr>
            <w:tcW w:w="2268" w:type="dxa"/>
          </w:tcPr>
          <w:p w:rsidR="00A13D11" w:rsidRPr="005A142E" w:rsidRDefault="003C454C" w:rsidP="00F9487B">
            <w:r w:rsidRPr="005A142E">
              <w:t>Ожидаемый эффект</w:t>
            </w:r>
          </w:p>
        </w:tc>
        <w:tc>
          <w:tcPr>
            <w:tcW w:w="6803" w:type="dxa"/>
          </w:tcPr>
          <w:p w:rsidR="00A13D11" w:rsidRPr="005A142E" w:rsidRDefault="003C454C" w:rsidP="00F9487B">
            <w:r w:rsidRPr="005A142E">
              <w:t>Прогноз качества; влияние на выпуск; энергию/стоимостной прокси; риск оборудования.</w:t>
            </w:r>
          </w:p>
        </w:tc>
      </w:tr>
      <w:tr w:rsidR="005A142E" w:rsidRPr="005A142E" w:rsidTr="00F9487B">
        <w:tc>
          <w:tcPr>
            <w:tcW w:w="2268" w:type="dxa"/>
          </w:tcPr>
          <w:p w:rsidR="00A13D11" w:rsidRPr="005A142E" w:rsidRDefault="003C454C" w:rsidP="00F9487B">
            <w:r w:rsidRPr="005A142E">
              <w:t>Проверка ограничений</w:t>
            </w:r>
          </w:p>
        </w:tc>
        <w:tc>
          <w:tcPr>
            <w:tcW w:w="6803" w:type="dxa"/>
          </w:tcPr>
          <w:p w:rsidR="00A13D11" w:rsidRPr="005A142E" w:rsidRDefault="003C454C" w:rsidP="00F9487B">
            <w:r w:rsidRPr="005A142E">
              <w:t>Какие жёсткие ограничения проверены и выполнены.</w:t>
            </w:r>
          </w:p>
        </w:tc>
      </w:tr>
      <w:tr w:rsidR="005A142E" w:rsidRPr="005A142E" w:rsidTr="00F9487B">
        <w:tc>
          <w:tcPr>
            <w:tcW w:w="2268" w:type="dxa"/>
          </w:tcPr>
          <w:p w:rsidR="00A13D11" w:rsidRPr="005A142E" w:rsidRDefault="003C454C" w:rsidP="00F9487B">
            <w:r w:rsidRPr="005A142E">
              <w:lastRenderedPageBreak/>
              <w:t>Уверенность</w:t>
            </w:r>
          </w:p>
        </w:tc>
        <w:tc>
          <w:tcPr>
            <w:tcW w:w="6803" w:type="dxa"/>
          </w:tcPr>
          <w:p w:rsidR="00A13D11" w:rsidRPr="005A142E" w:rsidRDefault="003C454C" w:rsidP="00F9487B">
            <w:r w:rsidRPr="005A142E">
              <w:t>Оценка доверия к прогнозу и предупреждение о старых/пропущенных данных.</w:t>
            </w:r>
          </w:p>
        </w:tc>
      </w:tr>
      <w:tr w:rsidR="005A142E" w:rsidRPr="005A142E" w:rsidTr="00F9487B">
        <w:tc>
          <w:tcPr>
            <w:tcW w:w="2268" w:type="dxa"/>
          </w:tcPr>
          <w:p w:rsidR="00A13D11" w:rsidRPr="005A142E" w:rsidRDefault="003C454C" w:rsidP="00F9487B">
            <w:r w:rsidRPr="005A142E">
              <w:t>Объяснение</w:t>
            </w:r>
          </w:p>
        </w:tc>
        <w:tc>
          <w:tcPr>
            <w:tcW w:w="6803" w:type="dxa"/>
          </w:tcPr>
          <w:p w:rsidR="00A13D11" w:rsidRPr="005A142E" w:rsidRDefault="003C454C" w:rsidP="00F9487B">
            <w:r w:rsidRPr="005A142E">
              <w:t>Почему выбран этот вариант и чем он лучше допустимых альтернатив.</w:t>
            </w:r>
          </w:p>
        </w:tc>
      </w:tr>
    </w:tbl>
    <w:p w:rsidR="00A13D11" w:rsidRPr="005A142E" w:rsidRDefault="00A13D11" w:rsidP="00F9487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56"/>
      </w:tblGrid>
      <w:tr w:rsidR="005A142E" w:rsidRPr="005A142E">
        <w:trPr>
          <w:cantSplit/>
          <w:jc w:val="center"/>
        </w:trPr>
        <w:tc>
          <w:tcPr>
            <w:tcW w:w="10256" w:type="dxa"/>
            <w:tcBorders>
              <w:top w:val="single" w:sz="4" w:space="0" w:color="D5E1E7"/>
              <w:left w:val="single" w:sz="24" w:space="0" w:color="2A8F8B"/>
              <w:bottom w:val="single" w:sz="4" w:space="0" w:color="D5E1E7"/>
              <w:right w:val="single" w:sz="4" w:space="0" w:color="D5E1E7"/>
            </w:tcBorders>
            <w:shd w:val="clear" w:color="auto" w:fill="EAF6F1"/>
            <w:tcMar>
              <w:top w:w="110" w:type="dxa"/>
              <w:left w:w="170" w:type="dxa"/>
              <w:bottom w:w="110" w:type="dxa"/>
              <w:right w:w="170" w:type="dxa"/>
            </w:tcMar>
          </w:tcPr>
          <w:p w:rsidR="00A13D11" w:rsidRPr="005A142E" w:rsidRDefault="003C454C" w:rsidP="00F9487B">
            <w:r w:rsidRPr="005A142E">
              <w:t>Допустимый ответ системы</w:t>
            </w:r>
          </w:p>
          <w:p w:rsidR="00A13D11" w:rsidRPr="005A142E" w:rsidRDefault="003C454C" w:rsidP="00F9487B">
            <w:r w:rsidRPr="005A142E">
              <w:t>«Надёжной рекомендации нет: последнее лабораторное значение устарело, а доступные варианты либо нарушают ограничение по качеству, либо выходят за заданный модельный диапазон». Умение корректно отказаться — часть качественного решения.</w:t>
            </w:r>
          </w:p>
        </w:tc>
      </w:tr>
    </w:tbl>
    <w:p w:rsidR="00A13D11" w:rsidRPr="00F9487B" w:rsidRDefault="00A13D11" w:rsidP="00F9487B">
      <w:pPr>
        <w:rPr>
          <w:rFonts w:ascii="Times New Roman" w:hAnsi="Times New Roman" w:cs="Times New Roman"/>
          <w:b/>
          <w:sz w:val="32"/>
          <w:szCs w:val="32"/>
        </w:rPr>
      </w:pPr>
    </w:p>
    <w:p w:rsidR="00A13D11" w:rsidRPr="00D31965" w:rsidRDefault="003C454C" w:rsidP="00F9487B">
      <w:pPr>
        <w:rPr>
          <w:rFonts w:cs="Arial"/>
          <w:b/>
          <w:sz w:val="32"/>
          <w:szCs w:val="32"/>
        </w:rPr>
      </w:pPr>
      <w:r w:rsidRPr="00D31965">
        <w:rPr>
          <w:rFonts w:cs="Arial"/>
          <w:b/>
          <w:sz w:val="32"/>
          <w:szCs w:val="32"/>
        </w:rPr>
        <w:t>6. Проверка решения</w:t>
      </w:r>
    </w:p>
    <w:p w:rsidR="00A13D11" w:rsidRPr="005A142E" w:rsidRDefault="003C454C" w:rsidP="00F9487B">
      <w:r w:rsidRPr="005A142E">
        <w:t xml:space="preserve">Проверяйте систему на данных, отделённых по времени. Случайное перемешивание строк при </w:t>
      </w:r>
      <w:proofErr w:type="spellStart"/>
      <w:r w:rsidRPr="005A142E">
        <w:t>train</w:t>
      </w:r>
      <w:proofErr w:type="spellEnd"/>
      <w:r w:rsidRPr="005A142E">
        <w:t>/</w:t>
      </w:r>
      <w:proofErr w:type="spellStart"/>
      <w:r w:rsidRPr="005A142E">
        <w:t>test</w:t>
      </w:r>
      <w:proofErr w:type="spellEnd"/>
      <w:r w:rsidRPr="005A142E">
        <w:t xml:space="preserve"> </w:t>
      </w:r>
      <w:proofErr w:type="spellStart"/>
      <w:r w:rsidRPr="005A142E">
        <w:t>split</w:t>
      </w:r>
      <w:proofErr w:type="spellEnd"/>
      <w:r w:rsidRPr="005A142E">
        <w:t xml:space="preserve"> для временных рядов не допускается, если оно приводит к утечке информации из будущего.</w:t>
      </w:r>
    </w:p>
    <w:p w:rsidR="00A13D11" w:rsidRPr="005A142E" w:rsidRDefault="003C454C" w:rsidP="00F9487B">
      <w:r w:rsidRPr="005A142E">
        <w:t>На демонстрации покажите минимум</w:t>
      </w:r>
    </w:p>
    <w:p w:rsidR="00A13D11" w:rsidRPr="005A142E" w:rsidRDefault="003C454C" w:rsidP="00F9487B">
      <w:pPr>
        <w:pStyle w:val="a0"/>
      </w:pPr>
      <w:r w:rsidRPr="005A142E">
        <w:t>устойчивый/нормальный период, где система не создаёт лишних управляющих действий;</w:t>
      </w:r>
    </w:p>
    <w:p w:rsidR="00A13D11" w:rsidRPr="005A142E" w:rsidRDefault="003C454C" w:rsidP="00F9487B">
      <w:pPr>
        <w:pStyle w:val="a0"/>
      </w:pPr>
      <w:r w:rsidRPr="005A142E">
        <w:t>период с риском ухудшения качества или изменением режима;</w:t>
      </w:r>
    </w:p>
    <w:p w:rsidR="00A13D11" w:rsidRPr="005A142E" w:rsidRDefault="003C454C" w:rsidP="00F9487B">
      <w:pPr>
        <w:pStyle w:val="a0"/>
      </w:pPr>
      <w:r w:rsidRPr="005A142E">
        <w:t>ситуацию с неполными, устаревшими или аномальными данными;</w:t>
      </w:r>
    </w:p>
    <w:p w:rsidR="00A13D11" w:rsidRPr="005A142E" w:rsidRDefault="003C454C" w:rsidP="00F9487B">
      <w:pPr>
        <w:pStyle w:val="a0"/>
      </w:pPr>
      <w:r w:rsidRPr="005A142E">
        <w:t>полный цикл взаимодействия агентов — от входных данных до финальной рекомендации.</w:t>
      </w:r>
    </w:p>
    <w:p w:rsidR="00A13D11" w:rsidRPr="005A142E" w:rsidRDefault="003C454C" w:rsidP="00F9487B">
      <w:r w:rsidRPr="005A142E">
        <w:t>Что будет оцениваться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6746"/>
      </w:tblGrid>
      <w:tr w:rsidR="005A142E" w:rsidRPr="005A142E" w:rsidTr="00F9487B">
        <w:tc>
          <w:tcPr>
            <w:tcW w:w="2324" w:type="dxa"/>
          </w:tcPr>
          <w:p w:rsidR="00A13D11" w:rsidRPr="005A142E" w:rsidRDefault="003C454C" w:rsidP="00F9487B">
            <w:r w:rsidRPr="005A142E">
              <w:t>Критерий</w:t>
            </w:r>
          </w:p>
        </w:tc>
        <w:tc>
          <w:tcPr>
            <w:tcW w:w="6746" w:type="dxa"/>
          </w:tcPr>
          <w:p w:rsidR="00A13D11" w:rsidRPr="005A142E" w:rsidRDefault="003C454C" w:rsidP="00F9487B">
            <w:r w:rsidRPr="005A142E">
              <w:t>На что смотрим</w:t>
            </w:r>
          </w:p>
        </w:tc>
      </w:tr>
      <w:tr w:rsidR="005A142E" w:rsidRPr="005A142E" w:rsidTr="00F9487B">
        <w:tc>
          <w:tcPr>
            <w:tcW w:w="2324" w:type="dxa"/>
          </w:tcPr>
          <w:p w:rsidR="00A13D11" w:rsidRPr="005A142E" w:rsidRDefault="003C454C" w:rsidP="00F9487B">
            <w:r w:rsidRPr="005A142E">
              <w:t>Работа с данными</w:t>
            </w:r>
          </w:p>
        </w:tc>
        <w:tc>
          <w:tcPr>
            <w:tcW w:w="6746" w:type="dxa"/>
          </w:tcPr>
          <w:p w:rsidR="00A13D11" w:rsidRPr="005A142E" w:rsidRDefault="003C454C" w:rsidP="00F9487B">
            <w:r w:rsidRPr="005A142E">
              <w:t>Корректная синхронизация, отсутствие временной утечки, обработка пропусков/аномалий, прозрачность единиц и признаков.</w:t>
            </w:r>
          </w:p>
        </w:tc>
      </w:tr>
      <w:tr w:rsidR="005A142E" w:rsidRPr="005A142E" w:rsidTr="00F9487B">
        <w:tc>
          <w:tcPr>
            <w:tcW w:w="2324" w:type="dxa"/>
          </w:tcPr>
          <w:p w:rsidR="00A13D11" w:rsidRPr="005A142E" w:rsidRDefault="003C454C" w:rsidP="00F9487B">
            <w:r w:rsidRPr="005A142E">
              <w:t>Качество прогноза</w:t>
            </w:r>
          </w:p>
        </w:tc>
        <w:tc>
          <w:tcPr>
            <w:tcW w:w="6746" w:type="dxa"/>
          </w:tcPr>
          <w:p w:rsidR="00A13D11" w:rsidRPr="005A142E" w:rsidRDefault="003C454C" w:rsidP="00F9487B">
            <w:r w:rsidRPr="005A142E">
              <w:t>Адекватность оценки показателей качества и риска выхода за спецификацию.</w:t>
            </w:r>
          </w:p>
        </w:tc>
      </w:tr>
      <w:tr w:rsidR="005A142E" w:rsidRPr="005A142E" w:rsidTr="00F9487B">
        <w:tc>
          <w:tcPr>
            <w:tcW w:w="2324" w:type="dxa"/>
          </w:tcPr>
          <w:p w:rsidR="00A13D11" w:rsidRPr="005A142E" w:rsidRDefault="003C454C" w:rsidP="00F9487B">
            <w:proofErr w:type="spellStart"/>
            <w:r w:rsidRPr="005A142E">
              <w:t>Мультиагентность</w:t>
            </w:r>
            <w:proofErr w:type="spellEnd"/>
          </w:p>
        </w:tc>
        <w:tc>
          <w:tcPr>
            <w:tcW w:w="6746" w:type="dxa"/>
          </w:tcPr>
          <w:p w:rsidR="00A13D11" w:rsidRPr="005A142E" w:rsidRDefault="003C454C" w:rsidP="00F9487B">
            <w:r w:rsidRPr="005A142E">
              <w:t>Реальное разделение ролей и обмен информацией между агентами.</w:t>
            </w:r>
          </w:p>
        </w:tc>
      </w:tr>
      <w:tr w:rsidR="005A142E" w:rsidRPr="005A142E" w:rsidTr="00F9487B">
        <w:tc>
          <w:tcPr>
            <w:tcW w:w="2324" w:type="dxa"/>
          </w:tcPr>
          <w:p w:rsidR="00A13D11" w:rsidRPr="005A142E" w:rsidRDefault="003C454C" w:rsidP="00F9487B">
            <w:r w:rsidRPr="005A142E">
              <w:t>Оптимизация и безопасность</w:t>
            </w:r>
          </w:p>
        </w:tc>
        <w:tc>
          <w:tcPr>
            <w:tcW w:w="6746" w:type="dxa"/>
          </w:tcPr>
          <w:p w:rsidR="00A13D11" w:rsidRPr="005A142E" w:rsidRDefault="003C454C" w:rsidP="00F9487B">
            <w:r w:rsidRPr="005A142E">
              <w:t>Умение находить допустимые компромиссы и не нарушать жёсткие ограничения.</w:t>
            </w:r>
          </w:p>
        </w:tc>
      </w:tr>
      <w:tr w:rsidR="005A142E" w:rsidRPr="005A142E" w:rsidTr="00F9487B">
        <w:tc>
          <w:tcPr>
            <w:tcW w:w="2324" w:type="dxa"/>
          </w:tcPr>
          <w:p w:rsidR="00A13D11" w:rsidRPr="005A142E" w:rsidRDefault="003C454C" w:rsidP="00F9487B">
            <w:r w:rsidRPr="005A142E">
              <w:t>Надёжность</w:t>
            </w:r>
          </w:p>
        </w:tc>
        <w:tc>
          <w:tcPr>
            <w:tcW w:w="6746" w:type="dxa"/>
          </w:tcPr>
          <w:p w:rsidR="00A13D11" w:rsidRPr="005A142E" w:rsidRDefault="003C454C" w:rsidP="00F9487B">
            <w:r w:rsidRPr="005A142E">
              <w:t>Осмысленная оценка тяжести режима/риска и корректные допущения при неполной разметке.</w:t>
            </w:r>
          </w:p>
        </w:tc>
      </w:tr>
      <w:tr w:rsidR="005A142E" w:rsidRPr="005A142E" w:rsidTr="00F9487B">
        <w:tc>
          <w:tcPr>
            <w:tcW w:w="2324" w:type="dxa"/>
          </w:tcPr>
          <w:p w:rsidR="00A13D11" w:rsidRPr="005A142E" w:rsidRDefault="003C454C" w:rsidP="00F9487B">
            <w:r w:rsidRPr="005A142E">
              <w:t>Объяснимость</w:t>
            </w:r>
          </w:p>
        </w:tc>
        <w:tc>
          <w:tcPr>
            <w:tcW w:w="6746" w:type="dxa"/>
          </w:tcPr>
          <w:p w:rsidR="00A13D11" w:rsidRPr="005A142E" w:rsidRDefault="003C454C" w:rsidP="00F9487B">
            <w:r w:rsidRPr="005A142E">
              <w:t>Понятный оператору ответ: причина → действие → ожидаемый эффект → ограничения.</w:t>
            </w:r>
          </w:p>
        </w:tc>
      </w:tr>
      <w:tr w:rsidR="005A142E" w:rsidRPr="005A142E" w:rsidTr="00F9487B">
        <w:tc>
          <w:tcPr>
            <w:tcW w:w="2324" w:type="dxa"/>
          </w:tcPr>
          <w:p w:rsidR="00A13D11" w:rsidRPr="005A142E" w:rsidRDefault="003C454C" w:rsidP="00F9487B">
            <w:proofErr w:type="spellStart"/>
            <w:r w:rsidRPr="005A142E">
              <w:t>Воспроизводимость</w:t>
            </w:r>
            <w:proofErr w:type="spellEnd"/>
          </w:p>
        </w:tc>
        <w:tc>
          <w:tcPr>
            <w:tcW w:w="6746" w:type="dxa"/>
          </w:tcPr>
          <w:p w:rsidR="00A13D11" w:rsidRPr="005A142E" w:rsidRDefault="003C454C" w:rsidP="00F9487B">
            <w:r w:rsidRPr="005A142E">
              <w:t>Решение запускается по инструкции и выдаёт повторяемый результат на одних и тех же данных.</w:t>
            </w:r>
          </w:p>
        </w:tc>
      </w:tr>
      <w:tr w:rsidR="005A142E" w:rsidRPr="005A142E" w:rsidTr="00F9487B">
        <w:tc>
          <w:tcPr>
            <w:tcW w:w="2324" w:type="dxa"/>
          </w:tcPr>
          <w:p w:rsidR="00A13D11" w:rsidRPr="005A142E" w:rsidRDefault="003C454C" w:rsidP="00F9487B">
            <w:r w:rsidRPr="005A142E">
              <w:t>Демонстрация</w:t>
            </w:r>
          </w:p>
        </w:tc>
        <w:tc>
          <w:tcPr>
            <w:tcW w:w="6746" w:type="dxa"/>
          </w:tcPr>
          <w:p w:rsidR="00A13D11" w:rsidRPr="005A142E" w:rsidRDefault="003C454C" w:rsidP="00F9487B">
            <w:r w:rsidRPr="005A142E">
              <w:t>Целостный работающий прототип, а не набор несвязанных ноутбуков/моделей.</w:t>
            </w:r>
          </w:p>
        </w:tc>
      </w:tr>
    </w:tbl>
    <w:p w:rsidR="00A13D11" w:rsidRPr="005A142E" w:rsidRDefault="00A13D11" w:rsidP="00F9487B"/>
    <w:p w:rsidR="00A13D11" w:rsidRPr="008B339A" w:rsidRDefault="003C454C" w:rsidP="00F9487B">
      <w:pPr>
        <w:rPr>
          <w:b/>
          <w:sz w:val="32"/>
          <w:szCs w:val="32"/>
        </w:rPr>
      </w:pPr>
      <w:r w:rsidRPr="008B339A">
        <w:rPr>
          <w:b/>
          <w:sz w:val="32"/>
          <w:szCs w:val="32"/>
        </w:rPr>
        <w:t>7. Технические требования</w:t>
      </w:r>
    </w:p>
    <w:p w:rsidR="00A13D11" w:rsidRPr="005A142E" w:rsidRDefault="003C454C" w:rsidP="00F9487B">
      <w:pPr>
        <w:pStyle w:val="a0"/>
      </w:pPr>
      <w:r w:rsidRPr="005A142E">
        <w:t xml:space="preserve">Основной язык реализации — </w:t>
      </w:r>
      <w:proofErr w:type="spellStart"/>
      <w:r w:rsidRPr="005A142E">
        <w:t>Python</w:t>
      </w:r>
      <w:proofErr w:type="spellEnd"/>
      <w:r w:rsidRPr="005A142E">
        <w:t>. Допускаются .</w:t>
      </w:r>
      <w:proofErr w:type="spellStart"/>
      <w:r w:rsidRPr="005A142E">
        <w:t>py</w:t>
      </w:r>
      <w:proofErr w:type="spellEnd"/>
      <w:r w:rsidRPr="005A142E">
        <w:t xml:space="preserve"> </w:t>
      </w:r>
      <w:proofErr w:type="gramStart"/>
      <w:r w:rsidRPr="005A142E">
        <w:t>и .</w:t>
      </w:r>
      <w:proofErr w:type="spellStart"/>
      <w:r w:rsidRPr="005A142E">
        <w:t>ipynb</w:t>
      </w:r>
      <w:proofErr w:type="spellEnd"/>
      <w:proofErr w:type="gramEnd"/>
      <w:r w:rsidRPr="005A142E">
        <w:t>.</w:t>
      </w:r>
    </w:p>
    <w:p w:rsidR="00A13D11" w:rsidRPr="005A142E" w:rsidRDefault="003C454C" w:rsidP="00F9487B">
      <w:pPr>
        <w:pStyle w:val="a0"/>
      </w:pPr>
      <w:r w:rsidRPr="005A142E">
        <w:t>Запуск должен быть воспроизводимым: зависимости, структура проекта и команда/последовательность запуска описаны в README.</w:t>
      </w:r>
    </w:p>
    <w:p w:rsidR="00A13D11" w:rsidRPr="005A142E" w:rsidRDefault="003C454C" w:rsidP="00F9487B">
      <w:pPr>
        <w:pStyle w:val="a0"/>
      </w:pPr>
      <w:r w:rsidRPr="005A142E">
        <w:t>Все допущения по управляемым параметрам, ограничениям, прокси-метрикам и обработке данных должны быть явно описаны.</w:t>
      </w:r>
    </w:p>
    <w:p w:rsidR="00A13D11" w:rsidRPr="005A142E" w:rsidRDefault="003C454C" w:rsidP="00F9487B">
      <w:pPr>
        <w:pStyle w:val="a0"/>
      </w:pPr>
      <w:r w:rsidRPr="005A142E">
        <w:lastRenderedPageBreak/>
        <w:t>Система должна сохранять/показывать входные данные, оценки агентов и итоговую рекомендацию так, чтобы логику решения можно было проверить.</w:t>
      </w:r>
    </w:p>
    <w:p w:rsidR="00A13D11" w:rsidRPr="005A142E" w:rsidRDefault="003C454C" w:rsidP="00F9487B">
      <w:r w:rsidRPr="005A142E">
        <w:t>Необязательно, но приветствуется</w:t>
      </w:r>
    </w:p>
    <w:p w:rsidR="00A13D11" w:rsidRPr="005A142E" w:rsidRDefault="003C454C" w:rsidP="00F9487B">
      <w:pPr>
        <w:pStyle w:val="a0"/>
      </w:pPr>
      <w:r w:rsidRPr="005A142E">
        <w:t>оценка неопределённости/доверия к прогнозу;</w:t>
      </w:r>
    </w:p>
    <w:p w:rsidR="00A13D11" w:rsidRPr="005A142E" w:rsidRDefault="003C454C" w:rsidP="00F9487B">
      <w:pPr>
        <w:pStyle w:val="a0"/>
      </w:pPr>
      <w:r w:rsidRPr="005A142E">
        <w:t>детектор аномалий и контроль качества входных данных;</w:t>
      </w:r>
    </w:p>
    <w:p w:rsidR="00A13D11" w:rsidRPr="005A142E" w:rsidRDefault="003C454C" w:rsidP="00F9487B">
      <w:pPr>
        <w:pStyle w:val="a0"/>
      </w:pPr>
      <w:r w:rsidRPr="005A142E">
        <w:t xml:space="preserve">интерактивная визуализация или простой </w:t>
      </w:r>
      <w:proofErr w:type="spellStart"/>
      <w:r w:rsidRPr="005A142E">
        <w:t>dashboard</w:t>
      </w:r>
      <w:proofErr w:type="spellEnd"/>
      <w:r w:rsidRPr="005A142E">
        <w:t>;</w:t>
      </w:r>
    </w:p>
    <w:p w:rsidR="00A13D11" w:rsidRPr="005A142E" w:rsidRDefault="003C454C" w:rsidP="00F9487B">
      <w:pPr>
        <w:pStyle w:val="a0"/>
      </w:pPr>
      <w:r w:rsidRPr="005A142E">
        <w:t>Парето-фронт / сравнение нескольких допустимых вариантов;</w:t>
      </w:r>
    </w:p>
    <w:p w:rsidR="00A13D11" w:rsidRPr="005A142E" w:rsidRDefault="003C454C" w:rsidP="00F9487B">
      <w:pPr>
        <w:pStyle w:val="a0"/>
      </w:pPr>
      <w:r w:rsidRPr="005A142E">
        <w:t>дополнительные агенты, если они улучшают архитектуру и не дублируют обязательные роли.</w:t>
      </w:r>
    </w:p>
    <w:p w:rsidR="00A13D11" w:rsidRPr="008B339A" w:rsidRDefault="00F9487B" w:rsidP="00F9487B">
      <w:pPr>
        <w:rPr>
          <w:b/>
          <w:sz w:val="32"/>
          <w:szCs w:val="32"/>
        </w:rPr>
      </w:pPr>
      <w:r w:rsidRPr="008B339A">
        <w:rPr>
          <w:b/>
          <w:sz w:val="32"/>
          <w:szCs w:val="32"/>
        </w:rPr>
        <w:t>8</w:t>
      </w:r>
      <w:r w:rsidR="003C454C" w:rsidRPr="008B339A">
        <w:rPr>
          <w:b/>
          <w:sz w:val="32"/>
          <w:szCs w:val="32"/>
        </w:rPr>
        <w:t>. Короткий словарь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5A142E" w:rsidRPr="005A142E" w:rsidTr="008B339A">
        <w:tc>
          <w:tcPr>
            <w:tcW w:w="1814" w:type="dxa"/>
          </w:tcPr>
          <w:p w:rsidR="00A13D11" w:rsidRPr="005A142E" w:rsidRDefault="003C454C" w:rsidP="008B339A">
            <w:r w:rsidRPr="005A142E">
              <w:t>Термин</w:t>
            </w:r>
          </w:p>
        </w:tc>
        <w:tc>
          <w:tcPr>
            <w:tcW w:w="7257" w:type="dxa"/>
          </w:tcPr>
          <w:p w:rsidR="00A13D11" w:rsidRPr="005A142E" w:rsidRDefault="003C454C" w:rsidP="008B339A">
            <w:r w:rsidRPr="005A142E">
              <w:t>Значение в задании</w:t>
            </w:r>
          </w:p>
        </w:tc>
      </w:tr>
      <w:tr w:rsidR="005A142E" w:rsidRPr="005A142E" w:rsidTr="008B339A">
        <w:tc>
          <w:tcPr>
            <w:tcW w:w="1814" w:type="dxa"/>
          </w:tcPr>
          <w:p w:rsidR="00A13D11" w:rsidRPr="005A142E" w:rsidRDefault="003C454C" w:rsidP="008B339A">
            <w:r w:rsidRPr="005A142E">
              <w:t>ЛИМС</w:t>
            </w:r>
          </w:p>
        </w:tc>
        <w:tc>
          <w:tcPr>
            <w:tcW w:w="7257" w:type="dxa"/>
          </w:tcPr>
          <w:p w:rsidR="00A13D11" w:rsidRPr="005A142E" w:rsidRDefault="003C454C" w:rsidP="008B339A">
            <w:r w:rsidRPr="005A142E">
              <w:t>лабораторная информационная система; фактические лабораторные результаты качества.</w:t>
            </w:r>
          </w:p>
        </w:tc>
      </w:tr>
      <w:tr w:rsidR="005A142E" w:rsidRPr="005A142E" w:rsidTr="008B339A">
        <w:tc>
          <w:tcPr>
            <w:tcW w:w="1814" w:type="dxa"/>
          </w:tcPr>
          <w:p w:rsidR="00A13D11" w:rsidRPr="005A142E" w:rsidRDefault="003C454C" w:rsidP="008B339A">
            <w:r w:rsidRPr="005A142E">
              <w:t>ПАК</w:t>
            </w:r>
          </w:p>
        </w:tc>
        <w:tc>
          <w:tcPr>
            <w:tcW w:w="7257" w:type="dxa"/>
          </w:tcPr>
          <w:p w:rsidR="00A13D11" w:rsidRPr="005A142E" w:rsidRDefault="003C454C" w:rsidP="008B339A">
            <w:r w:rsidRPr="005A142E">
              <w:t>поточный аналитический контроль; оперативные измерения/расчётные показатели качества.</w:t>
            </w:r>
          </w:p>
        </w:tc>
      </w:tr>
      <w:tr w:rsidR="005A142E" w:rsidRPr="005A142E" w:rsidTr="008B339A">
        <w:tc>
          <w:tcPr>
            <w:tcW w:w="1814" w:type="dxa"/>
          </w:tcPr>
          <w:p w:rsidR="00A13D11" w:rsidRPr="005A142E" w:rsidRDefault="003C454C" w:rsidP="008B339A">
            <w:r w:rsidRPr="005A142E">
              <w:t>ВАК</w:t>
            </w:r>
          </w:p>
        </w:tc>
        <w:tc>
          <w:tcPr>
            <w:tcW w:w="7257" w:type="dxa"/>
          </w:tcPr>
          <w:p w:rsidR="00A13D11" w:rsidRPr="005A142E" w:rsidRDefault="003C454C" w:rsidP="008B339A">
            <w:r w:rsidRPr="005A142E">
              <w:t>виртуальный анализатор качества; расчётная зависимость, связывающая технологические параметры и показатель качества.</w:t>
            </w:r>
          </w:p>
        </w:tc>
      </w:tr>
      <w:tr w:rsidR="005A142E" w:rsidRPr="005A142E" w:rsidTr="008B339A">
        <w:tc>
          <w:tcPr>
            <w:tcW w:w="1814" w:type="dxa"/>
          </w:tcPr>
          <w:p w:rsidR="00A13D11" w:rsidRPr="005A142E" w:rsidRDefault="003C454C" w:rsidP="008B339A">
            <w:r w:rsidRPr="005A142E">
              <w:t>КИП</w:t>
            </w:r>
          </w:p>
        </w:tc>
        <w:tc>
          <w:tcPr>
            <w:tcW w:w="7257" w:type="dxa"/>
          </w:tcPr>
          <w:p w:rsidR="00A13D11" w:rsidRPr="005A142E" w:rsidRDefault="003C454C" w:rsidP="008B339A">
            <w:r w:rsidRPr="005A142E">
              <w:t>контрольно-измерительные приборы и технологические сигналы: температура, давление, расход, уровень и др.</w:t>
            </w:r>
          </w:p>
        </w:tc>
      </w:tr>
      <w:tr w:rsidR="005A142E" w:rsidRPr="005A142E" w:rsidTr="008B339A">
        <w:tc>
          <w:tcPr>
            <w:tcW w:w="1814" w:type="dxa"/>
          </w:tcPr>
          <w:p w:rsidR="00A13D11" w:rsidRPr="005A142E" w:rsidRDefault="003C454C" w:rsidP="008B339A">
            <w:r w:rsidRPr="005A142E">
              <w:t>МАС</w:t>
            </w:r>
          </w:p>
        </w:tc>
        <w:tc>
          <w:tcPr>
            <w:tcW w:w="7257" w:type="dxa"/>
          </w:tcPr>
          <w:p w:rsidR="00A13D11" w:rsidRPr="005A142E" w:rsidRDefault="003C454C" w:rsidP="008B339A">
            <w:proofErr w:type="spellStart"/>
            <w:r w:rsidRPr="005A142E">
              <w:t>мультиагентная</w:t>
            </w:r>
            <w:proofErr w:type="spellEnd"/>
            <w:r w:rsidRPr="005A142E">
              <w:t xml:space="preserve"> система: несколько логических агентов с разными ролями, которые обмениваются результатами и совместно принимают решение.</w:t>
            </w:r>
          </w:p>
        </w:tc>
      </w:tr>
      <w:tr w:rsidR="005A142E" w:rsidRPr="005A142E" w:rsidTr="008B339A">
        <w:tc>
          <w:tcPr>
            <w:tcW w:w="1814" w:type="dxa"/>
          </w:tcPr>
          <w:p w:rsidR="00A13D11" w:rsidRPr="005A142E" w:rsidRDefault="003C454C" w:rsidP="008B339A">
            <w:r w:rsidRPr="005A142E">
              <w:t>АВТ</w:t>
            </w:r>
          </w:p>
        </w:tc>
        <w:tc>
          <w:tcPr>
            <w:tcW w:w="7257" w:type="dxa"/>
          </w:tcPr>
          <w:p w:rsidR="00A13D11" w:rsidRPr="005A142E" w:rsidRDefault="003C454C" w:rsidP="008B339A">
            <w:r w:rsidRPr="005A142E">
              <w:t>атмосферно-вакуумная трубчатая установка; в текущей задаче — начальная стадия рассматриваемой производственной цепочки.</w:t>
            </w:r>
          </w:p>
        </w:tc>
      </w:tr>
    </w:tbl>
    <w:p w:rsidR="00A13D11" w:rsidRPr="005A142E" w:rsidRDefault="00A13D11" w:rsidP="00F9487B"/>
    <w:p w:rsidR="00A13D11" w:rsidRPr="005A142E" w:rsidRDefault="00A13D11" w:rsidP="00F9487B"/>
    <w:sectPr w:rsidR="00A13D11" w:rsidRPr="005A142E" w:rsidSect="00034616">
      <w:headerReference w:type="default" r:id="rId8"/>
      <w:footerReference w:type="default" r:id="rId9"/>
      <w:pgSz w:w="12240" w:h="15840"/>
      <w:pgMar w:top="879" w:right="992" w:bottom="879" w:left="992" w:header="397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3D2" w:rsidRDefault="00EE73D2" w:rsidP="00F9487B">
      <w:r>
        <w:separator/>
      </w:r>
    </w:p>
  </w:endnote>
  <w:endnote w:type="continuationSeparator" w:id="0">
    <w:p w:rsidR="00EE73D2" w:rsidRDefault="00EE73D2" w:rsidP="00F94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D11" w:rsidRDefault="00A13D11" w:rsidP="00F9487B">
    <w:pPr>
      <w:pStyle w:val="a7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819"/>
    </w:tblGrid>
    <w:tr w:rsidR="00F9487B">
      <w:tc>
        <w:tcPr>
          <w:tcW w:w="4819" w:type="dxa"/>
          <w:tcBorders>
            <w:top w:val="single" w:sz="6" w:space="0" w:color="D5E1E7"/>
          </w:tcBorders>
          <w:tcMar>
            <w:top w:w="55" w:type="dxa"/>
            <w:left w:w="0" w:type="dxa"/>
            <w:bottom w:w="0" w:type="dxa"/>
            <w:right w:w="0" w:type="dxa"/>
          </w:tcMar>
        </w:tcPr>
        <w:p w:rsidR="00F9487B" w:rsidRDefault="00F9487B" w:rsidP="00F9487B"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35148">
            <w:rPr>
              <w:noProof/>
            </w:rPr>
            <w:t>5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3D2" w:rsidRDefault="00EE73D2" w:rsidP="00F9487B">
      <w:r>
        <w:separator/>
      </w:r>
    </w:p>
  </w:footnote>
  <w:footnote w:type="continuationSeparator" w:id="0">
    <w:p w:rsidR="00EE73D2" w:rsidRDefault="00EE73D2" w:rsidP="00F94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D11" w:rsidRDefault="00A13D11" w:rsidP="00F9487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6208C5"/>
    <w:multiLevelType w:val="hybridMultilevel"/>
    <w:tmpl w:val="02B07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Пампура Виталий Михайлович">
    <w15:presenceInfo w15:providerId="AD" w15:userId="S-1-5-21-1007706797-3498080564-133587131-2158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148"/>
    <w:rsid w:val="003C454C"/>
    <w:rsid w:val="00580968"/>
    <w:rsid w:val="005A142E"/>
    <w:rsid w:val="008B339A"/>
    <w:rsid w:val="00A13D11"/>
    <w:rsid w:val="00AA1D8D"/>
    <w:rsid w:val="00B47730"/>
    <w:rsid w:val="00BC78D6"/>
    <w:rsid w:val="00CB0664"/>
    <w:rsid w:val="00D31965"/>
    <w:rsid w:val="00EE73D2"/>
    <w:rsid w:val="00F948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AE1F1B"/>
  <w14:defaultImageDpi w14:val="300"/>
  <w15:docId w15:val="{20573BF5-E92C-4493-A217-7B647500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9487B"/>
    <w:pPr>
      <w:spacing w:after="80" w:line="269" w:lineRule="auto"/>
    </w:pPr>
    <w:rPr>
      <w:rFonts w:ascii="Arial" w:eastAsia="Arial" w:hAnsi="Arial"/>
      <w:color w:val="1E2A33"/>
      <w:sz w:val="20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9BEC8E-9C70-46EC-A29C-46C6384C4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1554</Words>
  <Characters>8863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Техническое задание для участников хакатона — МАС для производства дизельного топлива</vt:lpstr>
      <vt:lpstr/>
    </vt:vector>
  </TitlesOfParts>
  <Manager/>
  <Company/>
  <LinksUpToDate>false</LinksUpToDate>
  <CharactersWithSpaces>10397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для участников хакатона — МАС для производства дизельного топлива</dc:title>
  <dc:subject>Задание участникам</dc:subject>
  <dc:creator>Организаторы хакатона</dc:creator>
  <cp:keywords/>
  <dc:description>Версия 1.0</dc:description>
  <cp:lastModifiedBy>Пампура Виталий Михайлович</cp:lastModifiedBy>
  <cp:revision>4</cp:revision>
  <dcterms:created xsi:type="dcterms:W3CDTF">2026-08-13T12:43:00Z</dcterms:created>
  <dcterms:modified xsi:type="dcterms:W3CDTF">2026-08-14T06:44:00Z</dcterms:modified>
  <cp:category/>
</cp:coreProperties>
</file>